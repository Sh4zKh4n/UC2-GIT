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4B77" w:rsidRDefault="00B517BA" w:rsidP="00B517BA">
      <w:pPr>
        <w:pStyle w:val="Titel"/>
        <w:rPr>
          <w:lang w:val="en-US"/>
        </w:rPr>
      </w:pPr>
      <w:r w:rsidRPr="00B517BA">
        <w:rPr>
          <w:lang w:val="en-US"/>
        </w:rPr>
        <w:t>How to design a cube’s inlet/function</w:t>
      </w:r>
    </w:p>
    <w:p w:rsidR="00B517BA" w:rsidRDefault="00B517BA" w:rsidP="00B517BA">
      <w:pPr>
        <w:rPr>
          <w:lang w:val="en-US"/>
        </w:rPr>
      </w:pPr>
    </w:p>
    <w:p w:rsidR="00805D34" w:rsidRDefault="00805D34" w:rsidP="00805D34">
      <w:pPr>
        <w:rPr>
          <w:lang w:val="en-US"/>
        </w:rPr>
      </w:pPr>
      <w:r>
        <w:rPr>
          <w:lang w:val="en-US"/>
        </w:rPr>
        <w:t xml:space="preserve">V0, </w:t>
      </w:r>
      <w:r>
        <w:rPr>
          <w:lang w:val="en-US"/>
        </w:rPr>
        <w:t>31.08</w:t>
      </w:r>
      <w:r>
        <w:rPr>
          <w:lang w:val="en-US"/>
        </w:rPr>
        <w:t>.2018</w:t>
      </w:r>
    </w:p>
    <w:p w:rsidR="00805D34" w:rsidRPr="000A79CD" w:rsidRDefault="00805D34" w:rsidP="00805D34">
      <w:pPr>
        <w:rPr>
          <w:lang w:val="en-US"/>
        </w:rPr>
      </w:pPr>
      <w:r>
        <w:rPr>
          <w:lang w:val="en-US"/>
        </w:rPr>
        <w:t>B</w:t>
      </w:r>
      <w:r>
        <w:rPr>
          <w:lang w:val="en-US"/>
        </w:rPr>
        <w:t>.</w:t>
      </w:r>
      <w:r>
        <w:rPr>
          <w:lang w:val="en-US"/>
        </w:rPr>
        <w:t xml:space="preserve"> Diederich</w:t>
      </w:r>
    </w:p>
    <w:p w:rsidR="00BD237E" w:rsidRDefault="00BD237E" w:rsidP="00BD237E">
      <w:pPr>
        <w:pStyle w:val="berschrift1"/>
        <w:rPr>
          <w:lang w:val="en-US"/>
        </w:rPr>
      </w:pPr>
      <w:r>
        <w:rPr>
          <w:lang w:val="en-US"/>
        </w:rPr>
        <w:t xml:space="preserve">Introduction </w:t>
      </w:r>
    </w:p>
    <w:p w:rsidR="00E93626" w:rsidRDefault="00E93626" w:rsidP="00B517BA">
      <w:pPr>
        <w:rPr>
          <w:lang w:val="en-US"/>
        </w:rPr>
      </w:pPr>
      <w:r>
        <w:rPr>
          <w:lang w:val="en-US"/>
        </w:rPr>
        <w:t xml:space="preserve">The UC2 Toolbox serves as a base system which acts as the skeleton for holding </w:t>
      </w:r>
      <w:proofErr w:type="spellStart"/>
      <w:r>
        <w:rPr>
          <w:lang w:val="en-US"/>
        </w:rPr>
        <w:t>dindividual</w:t>
      </w:r>
      <w:proofErr w:type="spellEnd"/>
      <w:r>
        <w:rPr>
          <w:lang w:val="en-US"/>
        </w:rPr>
        <w:t xml:space="preserve"> functions. Each block has in its base version </w:t>
      </w:r>
      <w:proofErr w:type="spellStart"/>
      <w:proofErr w:type="gramStart"/>
      <w:r>
        <w:rPr>
          <w:lang w:val="en-US"/>
        </w:rPr>
        <w:t>a</w:t>
      </w:r>
      <w:proofErr w:type="spellEnd"/>
      <w:proofErr w:type="gramEnd"/>
      <w:r>
        <w:rPr>
          <w:lang w:val="en-US"/>
        </w:rPr>
        <w:t xml:space="preserve"> edge-length of 50 mm and can be produced using off-the-shelf 3D printers. Those cubes are mounted on a grid acting as a base-plate. Fixed positioning is assured by relying on magnetic fit, where the cubes have inbuilt screws, fitting directly on the ball-magnets pressed into the base-plate. </w:t>
      </w:r>
    </w:p>
    <w:p w:rsidR="00E93626" w:rsidRDefault="001E37E0" w:rsidP="00B517BA">
      <w:pPr>
        <w:rPr>
          <w:lang w:val="en-US"/>
        </w:rPr>
      </w:pPr>
      <w:ins w:id="0" w:author="Benedict Diederich" w:date="2018-08-02T21:39:00Z">
        <w:r>
          <w:rPr>
            <w:noProof/>
            <w:lang w:val="en-US"/>
          </w:rPr>
          <w:drawing>
            <wp:anchor distT="0" distB="0" distL="114300" distR="114300" simplePos="0" relativeHeight="251658240" behindDoc="1" locked="0" layoutInCell="1" allowOverlap="1" wp14:anchorId="2F93E34B">
              <wp:simplePos x="0" y="0"/>
              <wp:positionH relativeFrom="column">
                <wp:posOffset>1064502</wp:posOffset>
              </wp:positionH>
              <wp:positionV relativeFrom="paragraph">
                <wp:posOffset>837051</wp:posOffset>
              </wp:positionV>
              <wp:extent cx="3672205" cy="3178810"/>
              <wp:effectExtent l="0" t="0" r="0" b="0"/>
              <wp:wrapTopAndBottom/>
              <wp:docPr id="9" name="Grafik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" name="Fig_2.png"/>
                      <pic:cNvPicPr/>
                    </pic:nvPicPr>
                    <pic:blipFill rotWithShape="1">
                      <a:blip r:embed="rId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22535" t="3561" r="22535" b="3561"/>
                      <a:stretch/>
                    </pic:blipFill>
                    <pic:spPr bwMode="auto">
                      <a:xfrm>
                        <a:off x="0" y="0"/>
                        <a:ext cx="3672205" cy="3178810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  <w:r w:rsidR="00E93626">
        <w:rPr>
          <w:lang w:val="en-US"/>
        </w:rPr>
        <w:t xml:space="preserve">The skeleton itself is not ready for optical experiments yet. </w:t>
      </w:r>
      <w:proofErr w:type="gramStart"/>
      <w:r w:rsidR="00E93626">
        <w:rPr>
          <w:lang w:val="en-US"/>
        </w:rPr>
        <w:t>Therefore</w:t>
      </w:r>
      <w:proofErr w:type="gramEnd"/>
      <w:r w:rsidR="00E93626">
        <w:rPr>
          <w:lang w:val="en-US"/>
        </w:rPr>
        <w:t xml:space="preserve"> we have to place individual functions inside the cubes (e.g. cameras, lenses, mirrors, light sources, etc.). There is a list of available inlets to realize basic experiments already. But most devices won’t follow these dimensions, which makes customized adapters necessary. </w:t>
      </w:r>
    </w:p>
    <w:p w:rsidR="001E37E0" w:rsidRDefault="001E37E0" w:rsidP="00B517BA">
      <w:pPr>
        <w:rPr>
          <w:lang w:val="en-US"/>
        </w:rPr>
      </w:pPr>
    </w:p>
    <w:p w:rsidR="001E37E0" w:rsidRDefault="001E37E0" w:rsidP="00B517BA">
      <w:pPr>
        <w:rPr>
          <w:lang w:val="en-US"/>
        </w:rPr>
      </w:pPr>
    </w:p>
    <w:p w:rsidR="00E93626" w:rsidRDefault="00E93626" w:rsidP="00B517BA">
      <w:pPr>
        <w:rPr>
          <w:lang w:val="en-US"/>
        </w:rPr>
      </w:pPr>
    </w:p>
    <w:p w:rsidR="00B517BA" w:rsidRDefault="00B517BA" w:rsidP="00B517BA">
      <w:pPr>
        <w:rPr>
          <w:lang w:val="en-US"/>
        </w:rPr>
      </w:pPr>
      <w:r>
        <w:rPr>
          <w:lang w:val="en-US"/>
        </w:rPr>
        <w:t xml:space="preserve">This should give a basic guide on how to design a function which fits into the UC2 cube. </w:t>
      </w:r>
      <w:proofErr w:type="gramStart"/>
      <w:r>
        <w:rPr>
          <w:lang w:val="en-US"/>
        </w:rPr>
        <w:t>Basically</w:t>
      </w:r>
      <w:proofErr w:type="gramEnd"/>
      <w:r>
        <w:rPr>
          <w:lang w:val="en-US"/>
        </w:rPr>
        <w:t xml:space="preserve"> there are two ways to mount stuff inside a cube. </w:t>
      </w:r>
    </w:p>
    <w:p w:rsidR="00B517BA" w:rsidRDefault="00B517BA" w:rsidP="00B517BA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5mm Rod-System for use with popular Cage </w:t>
      </w:r>
      <w:r w:rsidR="00E93626">
        <w:rPr>
          <w:lang w:val="en-US"/>
        </w:rPr>
        <w:t>Systems</w:t>
      </w:r>
    </w:p>
    <w:p w:rsidR="00E93626" w:rsidRDefault="00E93626" w:rsidP="00B517BA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Integrated “rail”-system to slide in customized functions</w:t>
      </w:r>
    </w:p>
    <w:p w:rsidR="00E93626" w:rsidRPr="00E93626" w:rsidRDefault="00E93626" w:rsidP="00E93626">
      <w:pPr>
        <w:rPr>
          <w:lang w:val="en-US"/>
        </w:rPr>
      </w:pPr>
    </w:p>
    <w:p w:rsidR="00B517BA" w:rsidRPr="00BD237E" w:rsidRDefault="00BD237E" w:rsidP="00BD237E">
      <w:pPr>
        <w:pStyle w:val="berschrift1"/>
        <w:rPr>
          <w:lang w:val="en-US"/>
        </w:rPr>
      </w:pPr>
      <w:r>
        <w:rPr>
          <w:lang w:val="en-US"/>
        </w:rPr>
        <w:t>1 – ROD-SYSTEM</w:t>
      </w:r>
    </w:p>
    <w:p w:rsidR="00B517BA" w:rsidRDefault="00B517BA" w:rsidP="00B517BA">
      <w:pPr>
        <w:rPr>
          <w:lang w:val="en-US"/>
        </w:rPr>
      </w:pPr>
      <w:r>
        <w:rPr>
          <w:lang w:val="en-US"/>
        </w:rPr>
        <w:t xml:space="preserve">We integrated the rod-system from the popular cage system available for example from Thorlabs, Edmund Optics or </w:t>
      </w:r>
      <w:proofErr w:type="spellStart"/>
      <w:r>
        <w:rPr>
          <w:lang w:val="en-US"/>
        </w:rPr>
        <w:t>Q</w:t>
      </w:r>
      <w:r w:rsidRPr="00B517BA">
        <w:rPr>
          <w:lang w:val="en-US"/>
        </w:rPr>
        <w:t>ioptiq</w:t>
      </w:r>
      <w:proofErr w:type="spellEnd"/>
      <w:r>
        <w:rPr>
          <w:lang w:val="en-US"/>
        </w:rPr>
        <w:t xml:space="preserve">. This means, that one can put lens which are already available in the optical lab directly into the cubes without any redesigning of the parts. </w:t>
      </w:r>
      <w:r w:rsidR="001E37E0">
        <w:rPr>
          <w:lang w:val="en-US"/>
        </w:rPr>
        <w:lastRenderedPageBreak/>
        <w:t xml:space="preserve">Problem with these rods is, that they are measured in inch not mm. Thus, Thorlabs has rods with 2inch=50,8mm not fitting into our cubes, which need &lt;50mm to work correctly. </w:t>
      </w:r>
    </w:p>
    <w:p w:rsidR="00A272DA" w:rsidRDefault="0099310F" w:rsidP="00B517BA">
      <w:pPr>
        <w:rPr>
          <w:lang w:val="en-US"/>
        </w:rPr>
      </w:pPr>
      <w:r w:rsidRPr="00A272DA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E562021" wp14:editId="091B5CFF">
                <wp:simplePos x="0" y="0"/>
                <wp:positionH relativeFrom="column">
                  <wp:posOffset>-317500</wp:posOffset>
                </wp:positionH>
                <wp:positionV relativeFrom="paragraph">
                  <wp:posOffset>159385</wp:posOffset>
                </wp:positionV>
                <wp:extent cx="6230262" cy="2487769"/>
                <wp:effectExtent l="0" t="0" r="5715" b="0"/>
                <wp:wrapNone/>
                <wp:docPr id="10" name="Gruppieren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B396F4FB-5176-4F42-956A-BBF3F28386A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0262" cy="2487769"/>
                          <a:chOff x="0" y="0"/>
                          <a:chExt cx="9360790" cy="3738194"/>
                        </a:xfrm>
                      </wpg:grpSpPr>
                      <wpg:grpSp>
                        <wpg:cNvPr id="2" name="Gruppieren 2">
                          <a:extLst>
                            <a:ext uri="{FF2B5EF4-FFF2-40B4-BE49-F238E27FC236}">
                              <a16:creationId xmlns:a16="http://schemas.microsoft.com/office/drawing/2014/main" id="{1455E3F4-66E8-A44F-9B6A-9005BEC7A876}"/>
                            </a:ext>
                          </a:extLst>
                        </wpg:cNvPr>
                        <wpg:cNvGrpSpPr/>
                        <wpg:grpSpPr>
                          <a:xfrm>
                            <a:off x="0" y="0"/>
                            <a:ext cx="9360790" cy="3515710"/>
                            <a:chOff x="0" y="0"/>
                            <a:chExt cx="9360790" cy="3515710"/>
                          </a:xfrm>
                        </wpg:grpSpPr>
                        <pic:pic xmlns:pic="http://schemas.openxmlformats.org/drawingml/2006/picture">
                          <pic:nvPicPr>
                            <pic:cNvPr id="5" name="Grafik 5">
                              <a:extLst>
                                <a:ext uri="{FF2B5EF4-FFF2-40B4-BE49-F238E27FC236}">
                                  <a16:creationId xmlns:a16="http://schemas.microsoft.com/office/drawing/2014/main" id="{262D572B-BEAD-214C-84DE-433C44660E4E}"/>
                                </a:ext>
                              </a:extLst>
                            </pic:cNvPr>
                            <pic:cNvPicPr/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84154"/>
                              <a:ext cx="4364512" cy="3347402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" name="Grafik 6">
                              <a:extLst>
                                <a:ext uri="{FF2B5EF4-FFF2-40B4-BE49-F238E27FC236}">
                                  <a16:creationId xmlns:a16="http://schemas.microsoft.com/office/drawing/2014/main" id="{D8CD151B-A583-4149-A95D-59A1EF6FB63F}"/>
                                </a:ext>
                              </a:extLst>
                            </pic:cNvPr>
                            <pic:cNvPicPr/>
                          </pic:nvPicPr>
                          <pic:blipFill rotWithShape="1"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3733" t="17151" r="23733" b="17151"/>
                            <a:stretch/>
                          </pic:blipFill>
                          <pic:spPr bwMode="auto">
                            <a:xfrm>
                              <a:off x="5612636" y="0"/>
                              <a:ext cx="3748154" cy="35157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7" name="Pfeil nach rechts 7">
                            <a:extLst>
                              <a:ext uri="{FF2B5EF4-FFF2-40B4-BE49-F238E27FC236}">
                                <a16:creationId xmlns:a16="http://schemas.microsoft.com/office/drawing/2014/main" id="{329F9CAC-AFD6-8E42-8AE1-86C039641F26}"/>
                              </a:ext>
                            </a:extLst>
                          </wps:cNvPr>
                          <wps:cNvSpPr/>
                          <wps:spPr>
                            <a:xfrm>
                              <a:off x="4056494" y="1333253"/>
                              <a:ext cx="1275325" cy="849204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3"/>
                            </a:fillRef>
                            <a:effectRef idx="1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" name="Textfeld 7">
                          <a:extLst>
                            <a:ext uri="{FF2B5EF4-FFF2-40B4-BE49-F238E27FC236}">
                              <a16:creationId xmlns:a16="http://schemas.microsoft.com/office/drawing/2014/main" id="{81001F84-EA42-D04E-B05B-2239938EA990}"/>
                            </a:ext>
                          </a:extLst>
                        </wps:cNvPr>
                        <wps:cNvSpPr txBox="1"/>
                        <wps:spPr>
                          <a:xfrm>
                            <a:off x="1201825" y="3367988"/>
                            <a:ext cx="1941830" cy="37020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272DA" w:rsidRPr="00A272DA" w:rsidRDefault="00A272DA" w:rsidP="00A272DA">
                              <w:pPr>
                                <w:pStyle w:val="StandardWeb"/>
                                <w:spacing w:before="0" w:beforeAutospacing="0" w:after="0" w:afterAutospacing="0"/>
                                <w:rPr>
                                  <w:sz w:val="16"/>
                                </w:rPr>
                              </w:pPr>
                              <w:r w:rsidRPr="00A272DA">
                                <w:rPr>
                                  <w:rFonts w:asciiTheme="majorHAnsi" w:hAnsi="Calibri Light" w:cstheme="minorBidi"/>
                                  <w:color w:val="000000" w:themeColor="text1"/>
                                  <w:kern w:val="24"/>
                                  <w:sz w:val="21"/>
                                  <w:szCs w:val="36"/>
                                  <w:lang w:val="en-GB"/>
                                </w:rPr>
                                <w:t>THORLABS CP02-M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" name="Textfeld 8">
                          <a:extLst>
                            <a:ext uri="{FF2B5EF4-FFF2-40B4-BE49-F238E27FC236}">
                              <a16:creationId xmlns:a16="http://schemas.microsoft.com/office/drawing/2014/main" id="{13F473B7-F3D0-B040-A333-737EEECFDDFE}"/>
                            </a:ext>
                          </a:extLst>
                        </wps:cNvPr>
                        <wps:cNvSpPr txBox="1"/>
                        <wps:spPr>
                          <a:xfrm>
                            <a:off x="6866863" y="3367865"/>
                            <a:ext cx="1167764" cy="37020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272DA" w:rsidRPr="00A272DA" w:rsidRDefault="00A272DA" w:rsidP="00A272DA">
                              <w:pPr>
                                <w:pStyle w:val="StandardWeb"/>
                                <w:spacing w:before="0" w:beforeAutospacing="0" w:after="0" w:afterAutospacing="0"/>
                                <w:rPr>
                                  <w:sz w:val="16"/>
                                </w:rPr>
                              </w:pPr>
                              <w:r w:rsidRPr="00A272DA">
                                <w:rPr>
                                  <w:rFonts w:asciiTheme="majorHAnsi" w:hAnsi="Calibri Light" w:cstheme="minorBidi"/>
                                  <w:color w:val="000000" w:themeColor="text1"/>
                                  <w:kern w:val="24"/>
                                  <w:sz w:val="21"/>
                                  <w:szCs w:val="36"/>
                                  <w:lang w:val="en-GB"/>
                                </w:rPr>
                                <w:t>Base CUBE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562021" id="Gruppieren 9" o:spid="_x0000_s1026" style="position:absolute;margin-left:-25pt;margin-top:12.55pt;width:490.55pt;height:195.9pt;z-index:251660288;mso-width-relative:margin;mso-height-relative:margin" coordsize="93607,3738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">
                <v:group id="Gruppieren 2" o:spid="_x0000_s1027" style="position:absolute;width:93607;height:35157" coordsize="93607,351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&#13;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Grafik 5" o:spid="_x0000_s1028" type="#_x0000_t75" style="position:absolute;top:841;width:43645;height:3347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">
                    <v:imagedata r:id="rId11" o:title=""/>
                  </v:shape>
                  <v:shape id="Grafik 6" o:spid="_x0000_s1029" type="#_x0000_t75" style="position:absolute;left:56126;width:37481;height:3515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">
                    <v:imagedata r:id="rId12" o:title="" croptop="11240f" cropbottom="11240f" cropleft="15554f" cropright="15554f"/>
                  </v:shape>
                  <v:shapetype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Pfeil nach rechts 7" o:spid="_x0000_s1030" type="#_x0000_t13" style="position:absolute;left:40564;top:13332;width:12754;height:849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" adj="14409" fillcolor="#a5a5a5 [3206]" strokecolor="white [3201]" strokeweight="1.5pt"/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feld 7" o:spid="_x0000_s1031" type="#_x0000_t202" style="position:absolute;left:12018;top:33679;width:19418;height:37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" filled="f" stroked="f">
                  <v:textbox>
                    <w:txbxContent>
                      <w:p w:rsidR="00A272DA" w:rsidRPr="00A272DA" w:rsidRDefault="00A272DA" w:rsidP="00A272DA">
                        <w:pPr>
                          <w:pStyle w:val="StandardWeb"/>
                          <w:spacing w:before="0" w:beforeAutospacing="0" w:after="0" w:afterAutospacing="0"/>
                          <w:rPr>
                            <w:sz w:val="16"/>
                          </w:rPr>
                        </w:pPr>
                        <w:r w:rsidRPr="00A272DA">
                          <w:rPr>
                            <w:rFonts w:asciiTheme="majorHAnsi" w:hAnsi="Calibri Light" w:cstheme="minorBidi"/>
                            <w:color w:val="000000" w:themeColor="text1"/>
                            <w:kern w:val="24"/>
                            <w:sz w:val="21"/>
                            <w:szCs w:val="36"/>
                            <w:lang w:val="en-GB"/>
                          </w:rPr>
                          <w:t>THORLABS CP02-M</w:t>
                        </w:r>
                      </w:p>
                    </w:txbxContent>
                  </v:textbox>
                </v:shape>
                <v:shape id="Textfeld 8" o:spid="_x0000_s1032" type="#_x0000_t202" style="position:absolute;left:68668;top:33678;width:11678;height:37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" filled="f" stroked="f">
                  <v:textbox>
                    <w:txbxContent>
                      <w:p w:rsidR="00A272DA" w:rsidRPr="00A272DA" w:rsidRDefault="00A272DA" w:rsidP="00A272DA">
                        <w:pPr>
                          <w:pStyle w:val="StandardWeb"/>
                          <w:spacing w:before="0" w:beforeAutospacing="0" w:after="0" w:afterAutospacing="0"/>
                          <w:rPr>
                            <w:sz w:val="16"/>
                          </w:rPr>
                        </w:pPr>
                        <w:r w:rsidRPr="00A272DA">
                          <w:rPr>
                            <w:rFonts w:asciiTheme="majorHAnsi" w:hAnsi="Calibri Light" w:cstheme="minorBidi"/>
                            <w:color w:val="000000" w:themeColor="text1"/>
                            <w:kern w:val="24"/>
                            <w:sz w:val="21"/>
                            <w:szCs w:val="36"/>
                            <w:lang w:val="en-GB"/>
                          </w:rPr>
                          <w:t>Base CUBE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BD40AB" w:rsidRDefault="00BD40AB" w:rsidP="00B517BA">
      <w:pPr>
        <w:rPr>
          <w:lang w:val="en-US"/>
        </w:rPr>
      </w:pPr>
    </w:p>
    <w:p w:rsidR="001E37E0" w:rsidRDefault="001E37E0" w:rsidP="00B517BA">
      <w:pPr>
        <w:rPr>
          <w:lang w:val="en-US"/>
        </w:rPr>
      </w:pPr>
    </w:p>
    <w:p w:rsidR="00A272DA" w:rsidRDefault="00A272DA" w:rsidP="00B517BA">
      <w:pPr>
        <w:rPr>
          <w:lang w:val="en-US"/>
        </w:rPr>
      </w:pPr>
    </w:p>
    <w:p w:rsidR="00A272DA" w:rsidRDefault="00A272DA" w:rsidP="00B517BA">
      <w:pPr>
        <w:rPr>
          <w:lang w:val="en-US"/>
        </w:rPr>
      </w:pPr>
    </w:p>
    <w:p w:rsidR="00A272DA" w:rsidRDefault="00A272DA" w:rsidP="00B517BA">
      <w:pPr>
        <w:rPr>
          <w:lang w:val="en-US"/>
        </w:rPr>
      </w:pPr>
    </w:p>
    <w:p w:rsidR="00A272DA" w:rsidRDefault="00A272DA" w:rsidP="00B517BA">
      <w:pPr>
        <w:rPr>
          <w:lang w:val="en-US"/>
        </w:rPr>
      </w:pPr>
    </w:p>
    <w:p w:rsidR="00A272DA" w:rsidRDefault="00A272DA" w:rsidP="00B517BA">
      <w:pPr>
        <w:rPr>
          <w:lang w:val="en-US"/>
        </w:rPr>
      </w:pPr>
    </w:p>
    <w:p w:rsidR="00A272DA" w:rsidRDefault="00A272DA" w:rsidP="00B517BA">
      <w:pPr>
        <w:rPr>
          <w:lang w:val="en-US"/>
        </w:rPr>
      </w:pPr>
    </w:p>
    <w:p w:rsidR="00A272DA" w:rsidRDefault="00A272DA" w:rsidP="00B517BA">
      <w:pPr>
        <w:rPr>
          <w:lang w:val="en-US"/>
        </w:rPr>
      </w:pPr>
    </w:p>
    <w:p w:rsidR="00A272DA" w:rsidRDefault="00A272DA" w:rsidP="00B517BA">
      <w:pPr>
        <w:rPr>
          <w:lang w:val="en-US"/>
        </w:rPr>
      </w:pPr>
    </w:p>
    <w:p w:rsidR="00A272DA" w:rsidRDefault="00A272DA" w:rsidP="00B517BA">
      <w:pPr>
        <w:rPr>
          <w:lang w:val="en-US"/>
        </w:rPr>
      </w:pPr>
    </w:p>
    <w:p w:rsidR="00A272DA" w:rsidRDefault="00A272DA" w:rsidP="00B517BA">
      <w:pPr>
        <w:rPr>
          <w:lang w:val="en-US"/>
        </w:rPr>
      </w:pPr>
    </w:p>
    <w:p w:rsidR="00A272DA" w:rsidRDefault="00A272DA" w:rsidP="00B517BA">
      <w:pPr>
        <w:rPr>
          <w:lang w:val="en-US"/>
        </w:rPr>
      </w:pPr>
    </w:p>
    <w:p w:rsidR="00A272DA" w:rsidRDefault="00A272DA" w:rsidP="00A272DA">
      <w:pPr>
        <w:pStyle w:val="berschrift1"/>
        <w:rPr>
          <w:lang w:val="en-US"/>
        </w:rPr>
      </w:pPr>
      <w:r>
        <w:rPr>
          <w:lang w:val="en-US"/>
        </w:rPr>
        <w:t xml:space="preserve">2 – INLET SYSTEM </w:t>
      </w:r>
    </w:p>
    <w:p w:rsidR="00A272DA" w:rsidRDefault="00A272DA" w:rsidP="00A272DA">
      <w:pPr>
        <w:rPr>
          <w:lang w:val="en-US"/>
        </w:rPr>
      </w:pPr>
      <w:r>
        <w:rPr>
          <w:lang w:val="en-US"/>
        </w:rPr>
        <w:t xml:space="preserve">Some components </w:t>
      </w:r>
      <w:proofErr w:type="spellStart"/>
      <w:r>
        <w:rPr>
          <w:lang w:val="en-US"/>
        </w:rPr>
        <w:t>won’T</w:t>
      </w:r>
      <w:proofErr w:type="spellEnd"/>
      <w:r>
        <w:rPr>
          <w:lang w:val="en-US"/>
        </w:rPr>
        <w:t xml:space="preserve"> fit </w:t>
      </w:r>
      <w:proofErr w:type="spellStart"/>
      <w:r>
        <w:rPr>
          <w:lang w:val="en-US"/>
        </w:rPr>
        <w:t>intoe</w:t>
      </w:r>
      <w:proofErr w:type="spellEnd"/>
      <w:r>
        <w:rPr>
          <w:lang w:val="en-US"/>
        </w:rPr>
        <w:t xml:space="preserve"> the Thorlabs cage system because of their footprint. </w:t>
      </w:r>
      <w:proofErr w:type="gramStart"/>
      <w:r>
        <w:rPr>
          <w:lang w:val="en-US"/>
        </w:rPr>
        <w:t>Therefore</w:t>
      </w:r>
      <w:proofErr w:type="gramEnd"/>
      <w:r>
        <w:rPr>
          <w:lang w:val="en-US"/>
        </w:rPr>
        <w:t xml:space="preserve"> we designed a sliding system which can hold basically every component, like the Raspberry’s camera for example. It is slightly bigger as distances between the rods, thus not “</w:t>
      </w:r>
      <w:proofErr w:type="spellStart"/>
      <w:r>
        <w:rPr>
          <w:lang w:val="en-US"/>
        </w:rPr>
        <w:t>slidable</w:t>
      </w:r>
      <w:proofErr w:type="spellEnd"/>
      <w:r>
        <w:rPr>
          <w:lang w:val="en-US"/>
        </w:rPr>
        <w:t xml:space="preserve">” using the rods. The </w:t>
      </w:r>
      <w:r w:rsidR="006B62FA">
        <w:rPr>
          <w:lang w:val="en-US"/>
        </w:rPr>
        <w:t xml:space="preserve">dimensions can be extracted from the CAD technical drawing below. The major importance is, that the “wings” can slide freely in the </w:t>
      </w:r>
      <w:proofErr w:type="gramStart"/>
      <w:r w:rsidR="006B62FA">
        <w:rPr>
          <w:lang w:val="en-US"/>
        </w:rPr>
        <w:t>adapter, but</w:t>
      </w:r>
      <w:proofErr w:type="gramEnd"/>
      <w:r w:rsidR="006B62FA">
        <w:rPr>
          <w:lang w:val="en-US"/>
        </w:rPr>
        <w:t xml:space="preserve"> are not too loose to loose contact. We designed a set of adapters for multiple purposes. Mirrors, camera adapters or filter mounts are just a few of them. This adapter is customizable to fit </w:t>
      </w:r>
      <w:proofErr w:type="spellStart"/>
      <w:r w:rsidR="006B62FA">
        <w:rPr>
          <w:lang w:val="en-US"/>
        </w:rPr>
        <w:t>everybodies</w:t>
      </w:r>
      <w:proofErr w:type="spellEnd"/>
      <w:r w:rsidR="006B62FA">
        <w:rPr>
          <w:lang w:val="en-US"/>
        </w:rPr>
        <w:t xml:space="preserve"> individual needs. </w:t>
      </w:r>
      <w:proofErr w:type="gramStart"/>
      <w:r w:rsidR="006B62FA">
        <w:rPr>
          <w:lang w:val="en-US"/>
        </w:rPr>
        <w:t>Therefore</w:t>
      </w:r>
      <w:proofErr w:type="gramEnd"/>
      <w:r w:rsidR="006B62FA">
        <w:rPr>
          <w:lang w:val="en-US"/>
        </w:rPr>
        <w:t xml:space="preserve"> we invite you to freely modify it to your needs and publish your results. </w:t>
      </w:r>
    </w:p>
    <w:p w:rsidR="006B62FA" w:rsidRDefault="006B62FA" w:rsidP="00A272DA">
      <w:pPr>
        <w:rPr>
          <w:lang w:val="en-US"/>
        </w:rPr>
      </w:pPr>
      <w:r w:rsidRPr="006B62FA"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FFCB639" wp14:editId="0CE78133">
                <wp:simplePos x="0" y="0"/>
                <wp:positionH relativeFrom="column">
                  <wp:posOffset>-41207</wp:posOffset>
                </wp:positionH>
                <wp:positionV relativeFrom="paragraph">
                  <wp:posOffset>180466</wp:posOffset>
                </wp:positionV>
                <wp:extent cx="6129204" cy="2658478"/>
                <wp:effectExtent l="0" t="0" r="5080" b="0"/>
                <wp:wrapNone/>
                <wp:docPr id="8" name="Gruppieren 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9204" cy="2658478"/>
                          <a:chOff x="0" y="0"/>
                          <a:chExt cx="8957036" cy="3885814"/>
                        </a:xfrm>
                      </wpg:grpSpPr>
                      <wpg:grpSp>
                        <wpg:cNvPr id="11" name="Gruppieren 11">
                          <a:extLst/>
                        </wpg:cNvPr>
                        <wpg:cNvGrpSpPr/>
                        <wpg:grpSpPr>
                          <a:xfrm>
                            <a:off x="3652740" y="0"/>
                            <a:ext cx="5304296" cy="3515710"/>
                            <a:chOff x="3652740" y="0"/>
                            <a:chExt cx="5304296" cy="3515710"/>
                          </a:xfrm>
                        </wpg:grpSpPr>
                        <pic:pic xmlns:pic="http://schemas.openxmlformats.org/drawingml/2006/picture">
                          <pic:nvPicPr>
                            <pic:cNvPr id="12" name="Grafik 12">
                              <a:extLst/>
                            </pic:cNvPr>
                            <pic:cNvPicPr/>
                          </pic:nvPicPr>
                          <pic:blipFill rotWithShape="1"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3733" t="17151" r="23733" b="17151"/>
                            <a:stretch/>
                          </pic:blipFill>
                          <pic:spPr bwMode="auto">
                            <a:xfrm>
                              <a:off x="5208882" y="0"/>
                              <a:ext cx="3748154" cy="35157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3" name="Pfeil nach rechts 13">
                            <a:extLst/>
                          </wps:cNvPr>
                          <wps:cNvSpPr/>
                          <wps:spPr>
                            <a:xfrm>
                              <a:off x="3652740" y="1333253"/>
                              <a:ext cx="1275325" cy="849204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3"/>
                            </a:fillRef>
                            <a:effectRef idx="1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4" name="Textfeld 14">
                          <a:extLst/>
                        </wps:cNvPr>
                        <wps:cNvSpPr txBox="1"/>
                        <wps:spPr>
                          <a:xfrm>
                            <a:off x="798073" y="3515609"/>
                            <a:ext cx="2235200" cy="3702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6B62FA" w:rsidRPr="006B62FA" w:rsidRDefault="006B62FA" w:rsidP="006B62FA">
                              <w:pPr>
                                <w:pStyle w:val="StandardWeb"/>
                                <w:spacing w:before="0" w:beforeAutospacing="0" w:after="0" w:afterAutospacing="0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6B62FA">
                                <w:rPr>
                                  <w:rFonts w:asciiTheme="majorHAnsi" w:hAnsi="Calibri Light" w:cstheme="minorBidi"/>
                                  <w:color w:val="000000" w:themeColor="text1"/>
                                  <w:kern w:val="24"/>
                                  <w:sz w:val="22"/>
                                  <w:szCs w:val="36"/>
                                  <w:lang w:val="en-GB"/>
                                </w:rPr>
                                <w:t>Raspi</w:t>
                              </w:r>
                              <w:proofErr w:type="spellEnd"/>
                              <w:r w:rsidRPr="006B62FA">
                                <w:rPr>
                                  <w:rFonts w:asciiTheme="majorHAnsi" w:hAnsi="Calibri Light" w:cstheme="minorBidi"/>
                                  <w:color w:val="000000" w:themeColor="text1"/>
                                  <w:kern w:val="24"/>
                                  <w:sz w:val="22"/>
                                  <w:szCs w:val="36"/>
                                  <w:lang w:val="en-GB"/>
                                </w:rPr>
                                <w:t>-Camera Adapter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" name="Textfeld 15">
                          <a:extLst/>
                        </wps:cNvPr>
                        <wps:cNvSpPr txBox="1"/>
                        <wps:spPr>
                          <a:xfrm>
                            <a:off x="6394912" y="3515485"/>
                            <a:ext cx="1167765" cy="3702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6B62FA" w:rsidRPr="006B62FA" w:rsidRDefault="006B62FA" w:rsidP="006B62FA">
                              <w:pPr>
                                <w:pStyle w:val="StandardWeb"/>
                                <w:spacing w:before="0" w:beforeAutospacing="0" w:after="0" w:afterAutospacing="0"/>
                                <w:rPr>
                                  <w:sz w:val="18"/>
                                </w:rPr>
                              </w:pPr>
                              <w:r w:rsidRPr="006B62FA">
                                <w:rPr>
                                  <w:rFonts w:asciiTheme="majorHAnsi" w:hAnsi="Calibri Light" w:cstheme="minorBidi"/>
                                  <w:color w:val="000000" w:themeColor="text1"/>
                                  <w:kern w:val="24"/>
                                  <w:sz w:val="22"/>
                                  <w:szCs w:val="36"/>
                                  <w:lang w:val="en-GB"/>
                                </w:rPr>
                                <w:t>Base CUBE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nhaltsplatzhalter 4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/>
                          <a:srcRect l="28714" t="27609" r="28714" b="27609"/>
                          <a:stretch/>
                        </pic:blipFill>
                        <pic:spPr>
                          <a:xfrm>
                            <a:off x="0" y="354723"/>
                            <a:ext cx="3557001" cy="28062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FCB639" id="Gruppieren 17" o:spid="_x0000_s1033" style="position:absolute;margin-left:-3.25pt;margin-top:14.2pt;width:482.6pt;height:209.35pt;z-index:251662336;mso-width-relative:margin;mso-height-relative:margin" coordsize="89570,3885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">
                <v:group id="Gruppieren 11" o:spid="_x0000_s1034" style="position:absolute;left:36527;width:53043;height:35157" coordorigin="36527" coordsize="53042,351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">
                  <v:shape id="Grafik 12" o:spid="_x0000_s1035" type="#_x0000_t75" style="position:absolute;left:52088;width:37482;height:3515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">
                    <v:imagedata r:id="rId14" o:title="" croptop="11240f" cropbottom="11240f" cropleft="15554f" cropright="15554f"/>
                  </v:shape>
                  <v:shape id="Pfeil nach rechts 13" o:spid="_x0000_s1036" type="#_x0000_t13" style="position:absolute;left:36527;top:13332;width:12753;height:849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" adj="14409" fillcolor="#a5a5a5 [3206]" strokecolor="white [3201]" strokeweight="1.5pt"/>
                </v:group>
                <v:shape id="Textfeld 14" o:spid="_x0000_s1037" type="#_x0000_t202" style="position:absolute;left:7980;top:35156;width:22352;height:37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" filled="f" stroked="f">
                  <v:textbox>
                    <w:txbxContent>
                      <w:p w:rsidR="006B62FA" w:rsidRPr="006B62FA" w:rsidRDefault="006B62FA" w:rsidP="006B62FA">
                        <w:pPr>
                          <w:pStyle w:val="StandardWeb"/>
                          <w:spacing w:before="0" w:beforeAutospacing="0" w:after="0" w:afterAutospacing="0"/>
                          <w:rPr>
                            <w:sz w:val="18"/>
                          </w:rPr>
                        </w:pPr>
                        <w:proofErr w:type="spellStart"/>
                        <w:r w:rsidRPr="006B62FA">
                          <w:rPr>
                            <w:rFonts w:asciiTheme="majorHAnsi" w:hAnsi="Calibri Light" w:cstheme="minorBidi"/>
                            <w:color w:val="000000" w:themeColor="text1"/>
                            <w:kern w:val="24"/>
                            <w:sz w:val="22"/>
                            <w:szCs w:val="36"/>
                            <w:lang w:val="en-GB"/>
                          </w:rPr>
                          <w:t>Raspi</w:t>
                        </w:r>
                        <w:proofErr w:type="spellEnd"/>
                        <w:r w:rsidRPr="006B62FA">
                          <w:rPr>
                            <w:rFonts w:asciiTheme="majorHAnsi" w:hAnsi="Calibri Light" w:cstheme="minorBidi"/>
                            <w:color w:val="000000" w:themeColor="text1"/>
                            <w:kern w:val="24"/>
                            <w:sz w:val="22"/>
                            <w:szCs w:val="36"/>
                            <w:lang w:val="en-GB"/>
                          </w:rPr>
                          <w:t>-Camera Adapter</w:t>
                        </w:r>
                      </w:p>
                    </w:txbxContent>
                  </v:textbox>
                </v:shape>
                <v:shape id="Textfeld 15" o:spid="_x0000_s1038" type="#_x0000_t202" style="position:absolute;left:63949;top:35154;width:11677;height:37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" filled="f" stroked="f">
                  <v:textbox>
                    <w:txbxContent>
                      <w:p w:rsidR="006B62FA" w:rsidRPr="006B62FA" w:rsidRDefault="006B62FA" w:rsidP="006B62FA">
                        <w:pPr>
                          <w:pStyle w:val="StandardWeb"/>
                          <w:spacing w:before="0" w:beforeAutospacing="0" w:after="0" w:afterAutospacing="0"/>
                          <w:rPr>
                            <w:sz w:val="18"/>
                          </w:rPr>
                        </w:pPr>
                        <w:r w:rsidRPr="006B62FA">
                          <w:rPr>
                            <w:rFonts w:asciiTheme="majorHAnsi" w:hAnsi="Calibri Light" w:cstheme="minorBidi"/>
                            <w:color w:val="000000" w:themeColor="text1"/>
                            <w:kern w:val="24"/>
                            <w:sz w:val="22"/>
                            <w:szCs w:val="36"/>
                            <w:lang w:val="en-GB"/>
                          </w:rPr>
                          <w:t>Base CUBE</w:t>
                        </w:r>
                      </w:p>
                    </w:txbxContent>
                  </v:textbox>
                </v:shape>
                <v:shape id="Inhaltsplatzhalter 4" o:spid="_x0000_s1039" type="#_x0000_t75" style="position:absolute;top:3547;width:35570;height:2806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">
                  <v:imagedata r:id="rId15" o:title="" croptop="18094f" cropbottom="18094f" cropleft="18818f" cropright="18818f"/>
                </v:shape>
              </v:group>
            </w:pict>
          </mc:Fallback>
        </mc:AlternateContent>
      </w:r>
    </w:p>
    <w:p w:rsidR="006B62FA" w:rsidRDefault="006B62FA" w:rsidP="00A272DA">
      <w:pPr>
        <w:rPr>
          <w:lang w:val="en-US"/>
        </w:rPr>
      </w:pPr>
    </w:p>
    <w:p w:rsidR="006B62FA" w:rsidRDefault="006B62FA" w:rsidP="00A272DA">
      <w:pPr>
        <w:rPr>
          <w:lang w:val="en-US"/>
        </w:rPr>
      </w:pPr>
    </w:p>
    <w:p w:rsidR="006B62FA" w:rsidRDefault="006B62FA" w:rsidP="00A272DA">
      <w:pPr>
        <w:rPr>
          <w:lang w:val="en-US"/>
        </w:rPr>
      </w:pPr>
    </w:p>
    <w:p w:rsidR="006B62FA" w:rsidRDefault="006B62FA" w:rsidP="00A272DA">
      <w:pPr>
        <w:rPr>
          <w:lang w:val="en-US"/>
        </w:rPr>
      </w:pPr>
    </w:p>
    <w:p w:rsidR="006B62FA" w:rsidRDefault="006B62FA" w:rsidP="00A272DA">
      <w:pPr>
        <w:rPr>
          <w:lang w:val="en-US"/>
        </w:rPr>
      </w:pPr>
    </w:p>
    <w:p w:rsidR="006B62FA" w:rsidRDefault="006B62FA" w:rsidP="00A272DA">
      <w:pPr>
        <w:rPr>
          <w:lang w:val="en-US"/>
        </w:rPr>
      </w:pPr>
    </w:p>
    <w:p w:rsidR="006B62FA" w:rsidRDefault="006B62FA" w:rsidP="00A272DA">
      <w:pPr>
        <w:rPr>
          <w:lang w:val="en-US"/>
        </w:rPr>
      </w:pPr>
    </w:p>
    <w:p w:rsidR="006B62FA" w:rsidRDefault="006B62FA" w:rsidP="00A272DA">
      <w:pPr>
        <w:rPr>
          <w:lang w:val="en-US"/>
        </w:rPr>
      </w:pPr>
    </w:p>
    <w:p w:rsidR="006B62FA" w:rsidRDefault="006B62FA" w:rsidP="00A272DA">
      <w:pPr>
        <w:rPr>
          <w:lang w:val="en-US"/>
        </w:rPr>
      </w:pPr>
    </w:p>
    <w:p w:rsidR="006B62FA" w:rsidRDefault="006B62FA" w:rsidP="00A272DA">
      <w:pPr>
        <w:rPr>
          <w:lang w:val="en-US"/>
        </w:rPr>
      </w:pPr>
    </w:p>
    <w:p w:rsidR="006B62FA" w:rsidRDefault="006B62FA" w:rsidP="00A272DA">
      <w:pPr>
        <w:rPr>
          <w:lang w:val="en-US"/>
        </w:rPr>
      </w:pPr>
    </w:p>
    <w:p w:rsidR="006B62FA" w:rsidRDefault="006B62FA" w:rsidP="00A272DA">
      <w:pPr>
        <w:rPr>
          <w:lang w:val="en-US"/>
        </w:rPr>
      </w:pPr>
    </w:p>
    <w:p w:rsidR="006B62FA" w:rsidRDefault="006B62FA" w:rsidP="00A272DA">
      <w:pPr>
        <w:rPr>
          <w:lang w:val="en-US"/>
        </w:rPr>
      </w:pPr>
    </w:p>
    <w:p w:rsidR="006B62FA" w:rsidRDefault="006B62FA" w:rsidP="00A272DA">
      <w:pPr>
        <w:rPr>
          <w:lang w:val="en-US"/>
        </w:rPr>
      </w:pPr>
    </w:p>
    <w:p w:rsidR="006B62FA" w:rsidRDefault="006B62FA" w:rsidP="00A272DA">
      <w:pPr>
        <w:rPr>
          <w:lang w:val="en-US"/>
        </w:rPr>
      </w:pPr>
    </w:p>
    <w:p w:rsidR="006B62FA" w:rsidRDefault="006B62FA" w:rsidP="00A272DA">
      <w:pPr>
        <w:rPr>
          <w:lang w:val="en-US"/>
        </w:rPr>
      </w:pPr>
    </w:p>
    <w:p w:rsidR="006B62FA" w:rsidRDefault="006B62FA" w:rsidP="00A272DA">
      <w:pPr>
        <w:rPr>
          <w:lang w:val="en-US"/>
        </w:rPr>
      </w:pPr>
    </w:p>
    <w:p w:rsidR="0099310F" w:rsidRDefault="0099310F" w:rsidP="00A272DA">
      <w:pPr>
        <w:rPr>
          <w:lang w:val="en-US"/>
        </w:rPr>
      </w:pPr>
    </w:p>
    <w:p w:rsidR="0099310F" w:rsidRDefault="0099310F" w:rsidP="00A272DA">
      <w:pPr>
        <w:rPr>
          <w:lang w:val="en-US"/>
        </w:rPr>
      </w:pPr>
    </w:p>
    <w:p w:rsidR="006B62FA" w:rsidRDefault="006B62FA" w:rsidP="00A272DA">
      <w:pPr>
        <w:rPr>
          <w:lang w:val="en-US"/>
        </w:rPr>
      </w:pPr>
      <w:r>
        <w:rPr>
          <w:lang w:val="en-US"/>
        </w:rPr>
        <w:lastRenderedPageBreak/>
        <w:t xml:space="preserve">The shape of the inlet or the adapter which fits into the sliding system looks as follow: </w:t>
      </w:r>
    </w:p>
    <w:p w:rsidR="006B62FA" w:rsidRDefault="006B62FA" w:rsidP="00A272DA">
      <w:pPr>
        <w:rPr>
          <w:lang w:val="en-US"/>
        </w:rPr>
      </w:pPr>
    </w:p>
    <w:p w:rsidR="006B62FA" w:rsidRDefault="006B62FA" w:rsidP="00A272DA">
      <w:pPr>
        <w:rPr>
          <w:lang w:val="en-US"/>
        </w:rPr>
      </w:pPr>
      <w:r w:rsidRPr="006B62FA">
        <w:rPr>
          <w:noProof/>
        </w:rPr>
        <w:drawing>
          <wp:inline distT="0" distB="0" distL="0" distR="0" wp14:anchorId="0F1188EE" wp14:editId="70F0E64C">
            <wp:extent cx="3965472" cy="2531236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0870" cy="253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E0D" w:rsidRDefault="00556E0D" w:rsidP="00A272DA">
      <w:pPr>
        <w:rPr>
          <w:lang w:val="en-US"/>
        </w:rPr>
      </w:pPr>
    </w:p>
    <w:p w:rsidR="00556E0D" w:rsidRDefault="00556E0D" w:rsidP="00556E0D">
      <w:pPr>
        <w:pStyle w:val="berschrift2"/>
        <w:rPr>
          <w:lang w:val="en-US"/>
        </w:rPr>
      </w:pPr>
      <w:r>
        <w:rPr>
          <w:lang w:val="en-US"/>
        </w:rPr>
        <w:t>Dimensions of the inlet System</w:t>
      </w:r>
    </w:p>
    <w:p w:rsidR="0099310F" w:rsidRDefault="0099310F" w:rsidP="0099310F">
      <w:pPr>
        <w:rPr>
          <w:lang w:val="en-US"/>
        </w:rPr>
      </w:pPr>
    </w:p>
    <w:p w:rsidR="0099310F" w:rsidRPr="0099310F" w:rsidRDefault="0099310F" w:rsidP="0099310F">
      <w:pPr>
        <w:rPr>
          <w:lang w:val="en-US"/>
        </w:rPr>
      </w:pPr>
      <w:r>
        <w:rPr>
          <w:lang w:val="en-US"/>
        </w:rPr>
        <w:t>This is an example for a mirror-mount. It can be modified to your needs of course.</w:t>
      </w:r>
      <w:bookmarkStart w:id="1" w:name="_GoBack"/>
      <w:bookmarkEnd w:id="1"/>
    </w:p>
    <w:p w:rsidR="00556E0D" w:rsidRPr="00556E0D" w:rsidRDefault="00556E0D" w:rsidP="00556E0D">
      <w:pPr>
        <w:rPr>
          <w:lang w:val="en-US"/>
        </w:rPr>
      </w:pPr>
      <w:r w:rsidRPr="00556E0D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8078B8C" wp14:editId="740945CE">
                <wp:simplePos x="0" y="0"/>
                <wp:positionH relativeFrom="column">
                  <wp:posOffset>97732</wp:posOffset>
                </wp:positionH>
                <wp:positionV relativeFrom="paragraph">
                  <wp:posOffset>222024</wp:posOffset>
                </wp:positionV>
                <wp:extent cx="5991351" cy="4342128"/>
                <wp:effectExtent l="0" t="0" r="3175" b="1905"/>
                <wp:wrapNone/>
                <wp:docPr id="20" name="Gruppieren 9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1351" cy="4342128"/>
                          <a:chOff x="0" y="0"/>
                          <a:chExt cx="7364060" cy="5336629"/>
                        </a:xfrm>
                      </wpg:grpSpPr>
                      <pic:pic xmlns:pic="http://schemas.openxmlformats.org/drawingml/2006/picture">
                        <pic:nvPicPr>
                          <pic:cNvPr id="21" name="Grafik 21">
                            <a:extLst/>
                          </pic:cNvPr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4060" cy="53366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Rechteck 22">
                          <a:extLst/>
                        </wps:cNvPr>
                        <wps:cNvSpPr/>
                        <wps:spPr>
                          <a:xfrm>
                            <a:off x="1294335" y="2289770"/>
                            <a:ext cx="788276" cy="63062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feld 5">
                          <a:extLst/>
                        </wps:cNvPr>
                        <wps:cNvSpPr txBox="1"/>
                        <wps:spPr>
                          <a:xfrm>
                            <a:off x="2159258" y="3464522"/>
                            <a:ext cx="2029833" cy="10672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556E0D" w:rsidRDefault="00556E0D" w:rsidP="00556E0D">
                              <w:pPr>
                                <w:pStyle w:val="Standard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ajorHAnsi" w:hAnsi="Calibri Light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GB"/>
                                </w:rPr>
                                <w:t>Slide</w:t>
                              </w:r>
                            </w:p>
                            <w:p w:rsidR="00556E0D" w:rsidRDefault="00556E0D" w:rsidP="00556E0D">
                              <w:pPr>
                                <w:pStyle w:val="Standard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ajorHAnsi" w:hAnsi="Calibri Light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GB"/>
                                </w:rPr>
                                <w:t>- Fit into Cube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4" name="Gerade Verbindung 24">
                          <a:extLst/>
                        </wps:cNvPr>
                        <wps:cNvCnPr>
                          <a:cxnSpLocks/>
                        </wps:cNvCnPr>
                        <wps:spPr>
                          <a:xfrm flipH="1" flipV="1">
                            <a:off x="1656943" y="2526254"/>
                            <a:ext cx="714392" cy="93016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078B8C" id="_x0000_s1040" style="position:absolute;margin-left:7.7pt;margin-top:17.5pt;width:471.75pt;height:341.9pt;z-index:251664384;mso-width-relative:margin;mso-height-relative:margin" coordsize="73640,53366" o:gfxdata="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">
                <v:shape id="Grafik 21" o:spid="_x0000_s1041" type="#_x0000_t75" style="position:absolute;width:73640;height:533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">
                  <v:imagedata r:id="rId18" o:title=""/>
                </v:shape>
                <v:rect id="Rechteck 22" o:spid="_x0000_s1042" style="position:absolute;left:12943;top:22897;width:7883;height:630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" filled="f" strokecolor="red" strokeweight="1pt"/>
                <v:shape id="Textfeld 5" o:spid="_x0000_s1043" type="#_x0000_t202" style="position:absolute;left:21592;top:34645;width:20298;height:106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" filled="f" stroked="f">
                  <v:textbox>
                    <w:txbxContent>
                      <w:p w:rsidR="00556E0D" w:rsidRDefault="00556E0D" w:rsidP="00556E0D">
                        <w:pPr>
                          <w:pStyle w:val="StandardWeb"/>
                          <w:spacing w:before="0" w:beforeAutospacing="0" w:after="0" w:afterAutospacing="0"/>
                        </w:pPr>
                        <w:r>
                          <w:rPr>
                            <w:rFonts w:asciiTheme="majorHAnsi" w:hAnsi="Calibri Light" w:cstheme="minorBidi"/>
                            <w:color w:val="000000" w:themeColor="text1"/>
                            <w:kern w:val="24"/>
                            <w:sz w:val="36"/>
                            <w:szCs w:val="36"/>
                            <w:lang w:val="en-GB"/>
                          </w:rPr>
                          <w:t>Slide</w:t>
                        </w:r>
                      </w:p>
                      <w:p w:rsidR="00556E0D" w:rsidRDefault="00556E0D" w:rsidP="00556E0D">
                        <w:pPr>
                          <w:pStyle w:val="StandardWeb"/>
                          <w:spacing w:before="0" w:beforeAutospacing="0" w:after="0" w:afterAutospacing="0"/>
                        </w:pPr>
                        <w:r>
                          <w:rPr>
                            <w:rFonts w:asciiTheme="majorHAnsi" w:hAnsi="Calibri Light" w:cstheme="minorBidi"/>
                            <w:color w:val="000000" w:themeColor="text1"/>
                            <w:kern w:val="24"/>
                            <w:sz w:val="36"/>
                            <w:szCs w:val="36"/>
                            <w:lang w:val="en-GB"/>
                          </w:rPr>
                          <w:t>- Fit into Cube</w:t>
                        </w:r>
                      </w:p>
                    </w:txbxContent>
                  </v:textbox>
                </v:shape>
                <v:line id="Gerade Verbindung 24" o:spid="_x0000_s1044" style="position:absolute;flip:x y;visibility:visible;mso-wrap-style:square" from="16569,25262" to="23713,3456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" strokecolor="black [3200]" strokeweight=".5pt">
                  <v:stroke joinstyle="miter"/>
                  <o:lock v:ext="edit" shapetype="f"/>
                </v:line>
              </v:group>
            </w:pict>
          </mc:Fallback>
        </mc:AlternateContent>
      </w:r>
    </w:p>
    <w:sectPr w:rsidR="00556E0D" w:rsidRPr="00556E0D" w:rsidSect="00BE4E7E">
      <w:footerReference w:type="default" r:id="rId19"/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B2DA6" w:rsidRDefault="009B2DA6" w:rsidP="00805D34">
      <w:r>
        <w:separator/>
      </w:r>
    </w:p>
  </w:endnote>
  <w:endnote w:type="continuationSeparator" w:id="0">
    <w:p w:rsidR="009B2DA6" w:rsidRDefault="009B2DA6" w:rsidP="00805D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5D34" w:rsidRDefault="00805D34" w:rsidP="00805D34">
    <w:pPr>
      <w:pStyle w:val="Fuzeile"/>
      <w:framePr w:wrap="none" w:vAnchor="text" w:hAnchor="margin" w:xAlign="right" w:y="1"/>
      <w:rPr>
        <w:rStyle w:val="Seitenzahl"/>
      </w:rPr>
    </w:pPr>
    <w:r w:rsidRPr="0023622E">
      <w:rPr>
        <w:rStyle w:val="Seitenzahl"/>
        <w:i/>
      </w:rPr>
      <w:t xml:space="preserve">UC2 - </w:t>
    </w:r>
    <w:sdt>
      <w:sdtPr>
        <w:rPr>
          <w:rStyle w:val="Seitenzahl"/>
        </w:rPr>
        <w:id w:val="1212997847"/>
        <w:docPartObj>
          <w:docPartGallery w:val="Page Numbers (Bottom of Page)"/>
          <w:docPartUnique/>
        </w:docPartObj>
      </w:sdtPr>
      <w:sdtContent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</w:rPr>
          <w:t>1</w:t>
        </w:r>
        <w:r>
          <w:rPr>
            <w:rStyle w:val="Seitenzahl"/>
          </w:rPr>
          <w:fldChar w:fldCharType="end"/>
        </w:r>
      </w:sdtContent>
    </w:sdt>
  </w:p>
  <w:p w:rsidR="00805D34" w:rsidRPr="00805D34" w:rsidRDefault="00805D34" w:rsidP="00805D34">
    <w:pPr>
      <w:pStyle w:val="Fuzeile"/>
      <w:ind w:right="360"/>
    </w:pPr>
    <w:r>
      <w:rPr>
        <w:noProof/>
        <w:lang w:val="en-US"/>
      </w:rPr>
      <w:drawing>
        <wp:inline distT="0" distB="0" distL="0" distR="0" wp14:anchorId="25A0E492" wp14:editId="286D8E48">
          <wp:extent cx="415636" cy="483442"/>
          <wp:effectExtent l="0" t="0" r="3810" b="0"/>
          <wp:docPr id="5" name="Grafik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WhatsApp Image 2018-07-21 at 10.28.00.jpe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29224" cy="49924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B2DA6" w:rsidRDefault="009B2DA6" w:rsidP="00805D34">
      <w:r>
        <w:separator/>
      </w:r>
    </w:p>
  </w:footnote>
  <w:footnote w:type="continuationSeparator" w:id="0">
    <w:p w:rsidR="009B2DA6" w:rsidRDefault="009B2DA6" w:rsidP="00805D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843E9B"/>
    <w:multiLevelType w:val="hybridMultilevel"/>
    <w:tmpl w:val="DB5285CE"/>
    <w:lvl w:ilvl="0" w:tplc="57A6EB3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1E03A9"/>
    <w:multiLevelType w:val="hybridMultilevel"/>
    <w:tmpl w:val="A3C2C70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Benedict Diederich">
    <w15:presenceInfo w15:providerId="Windows Live" w15:userId="889470ca89c9122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7BA"/>
    <w:rsid w:val="001E37E0"/>
    <w:rsid w:val="00556E0D"/>
    <w:rsid w:val="006B62FA"/>
    <w:rsid w:val="00805D34"/>
    <w:rsid w:val="0099310F"/>
    <w:rsid w:val="00994B77"/>
    <w:rsid w:val="009B2DA6"/>
    <w:rsid w:val="00A272DA"/>
    <w:rsid w:val="00B517BA"/>
    <w:rsid w:val="00BD237E"/>
    <w:rsid w:val="00BD40AB"/>
    <w:rsid w:val="00BE4E7E"/>
    <w:rsid w:val="00E93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77E9E9"/>
  <w15:chartTrackingRefBased/>
  <w15:docId w15:val="{BABB3BBD-8A14-EE44-9B55-A55511126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BD237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556E0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B517B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B517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nabsatz">
    <w:name w:val="List Paragraph"/>
    <w:basedOn w:val="Standard"/>
    <w:uiPriority w:val="34"/>
    <w:qFormat/>
    <w:rsid w:val="00B517BA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BD23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tandardWeb">
    <w:name w:val="Normal (Web)"/>
    <w:basedOn w:val="Standard"/>
    <w:uiPriority w:val="99"/>
    <w:semiHidden/>
    <w:unhideWhenUsed/>
    <w:rsid w:val="00A272DA"/>
    <w:pPr>
      <w:spacing w:before="100" w:beforeAutospacing="1" w:after="100" w:afterAutospacing="1"/>
    </w:pPr>
    <w:rPr>
      <w:rFonts w:ascii="Times New Roman" w:eastAsiaTheme="minorEastAsia" w:hAnsi="Times New Roman" w:cs="Times New Roman"/>
      <w:lang w:eastAsia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556E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fzeile">
    <w:name w:val="header"/>
    <w:basedOn w:val="Standard"/>
    <w:link w:val="KopfzeileZchn"/>
    <w:uiPriority w:val="99"/>
    <w:unhideWhenUsed/>
    <w:rsid w:val="00805D34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805D34"/>
  </w:style>
  <w:style w:type="paragraph" w:styleId="Fuzeile">
    <w:name w:val="footer"/>
    <w:basedOn w:val="Standard"/>
    <w:link w:val="FuzeileZchn"/>
    <w:uiPriority w:val="99"/>
    <w:unhideWhenUsed/>
    <w:rsid w:val="00805D34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805D34"/>
  </w:style>
  <w:style w:type="character" w:styleId="Seitenzahl">
    <w:name w:val="page number"/>
    <w:basedOn w:val="Absatz-Standardschriftart"/>
    <w:uiPriority w:val="99"/>
    <w:semiHidden/>
    <w:unhideWhenUsed/>
    <w:rsid w:val="00805D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0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FAF1893-4EFA-1C48-8FE5-5B20AC0D4F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354</Words>
  <Characters>2237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Benedict Diederich</dc:creator>
  <cp:keywords/>
  <dc:description/>
  <cp:lastModifiedBy>Benedict Diederich</cp:lastModifiedBy>
  <cp:revision>6</cp:revision>
  <dcterms:created xsi:type="dcterms:W3CDTF">2018-08-27T12:05:00Z</dcterms:created>
  <dcterms:modified xsi:type="dcterms:W3CDTF">2018-08-31T09:52:00Z</dcterms:modified>
</cp:coreProperties>
</file>